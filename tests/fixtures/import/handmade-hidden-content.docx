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Relationship Id="core" Type="http://schemas.openxmlformats.org/package/2006/relationships/metadata/core-properties" Target="docProps/core.xml"/><Relationship Id="app" Type="http://schemas.openxmlformats.org/officeDocument/2006/relationships/extended-properties" Target="docProps/app.xml"/><Relationship Id="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 xml:space="preserve">The tenant is </w:t>
      </w:r>
      <w:del w:id="1" w:author="Ivan Petrov" w:date="2026-10-01T09:00:00Z">
        <w:r>
          <w:delText xml:space="preserve">Margaret Holloway</w:delText>
        </w:r>
      </w:del>
      <w:ins w:id="2" w:author="Ivan Petrov" w:date="2026-10-01T09:00:00Z">
        <w:r>
          <w:t xml:space="preserve">the Client</w:t>
        </w:r>
      </w:ins>
      <w:r>
        <w:t xml:space="preserve">.</w:t>
      </w:r>
      <w:commentRangeEnd w:id="0"/>
      <w:r>
        <w:commentReference w:id="0"/>
      </w:r>
    </w:p>
    <w:p>
      <w:r>
        <w:t xml:space="preserve">The deposit is due on signing.</w:t>
      </w:r>
      <w:del w:id="3" w:author="Ivan Petrov" w:date="2026-10-01T09:00:00Z">
        <w:r>
          <w:delText xml:space="preserve"> Call 555-0142 first.</w:delText>
        </w:r>
      </w:del>
      <w:r>
        <w:commentReference w:id="1"/>
      </w:r>
    </w:p>
    <w:p>
      <w:moveFrom w:id="4" w:author="Ivan Petrov" w:date="2026-10-01T09:00:00Z">
        <w:r>
          <w:t>Moved sentence.</w:t>
        </w:r>
      </w:moveFrom>
    </w:p>
    <w:p>
      <w:moveTo w:id="5" w:author="Ivan Petrov" w:date="2026-10-01T09:00:00Z">
        <w:r>
          <w:t xml:space="preserve">Moved sentence.</w:t>
        </w:r>
      </w:moveTo>
    </w:p>
    <w:tbl>
      <w:tblPr/>
      <w:tblGrid>
        <w:gridCol w:w="2400"/>
        <w:gridCol w:w="2400"/>
      </w:tblGrid>
      <w:tr>
        <w:tc>
          <w:p>
            <w:r>
              <w:t xml:space="preserve">Party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del w:id="6" w:author="Ivan Petrov" w:date="2026-10-01T09:00:00Z">
              <w:r>
                <w:delText xml:space="preserve">Holloway Trust</w:delText>
              </w:r>
            </w:del>
            <w:ins w:id="7" w:author="Ivan Petrov" w:date="2026-10-01T09:00:00Z">
              <w:r>
                <w:t xml:space="preserve">Landlord Ltd</w:t>
              </w:r>
            </w:ins>
          </w:p>
        </w:tc>
        <w:tc>
          <w:p>
            <w:r>
              <w:t xml:space="preserve">Landlord</w:t>
            </w:r>
          </w:p>
        </w:tc>
      </w:tr>
    </w:tbl>
    <w:p>
      <w:r>
        <w:t xml:space="preserve">See the note.</w:t>
      </w:r>
      <w:r>
        <w:footnoteReference w:id="1"/>
      </w:r>
    </w:p>
  </w:body>
</w:document>
</file>

<file path=word/comments.xml><?xml version="1.0" encoding="utf-8"?>
<w:comments xmlns:w="http://schemas.openxmlformats.org/wordprocessingml/2006/main">
  <w:comment w:id="0" w:author="Ivan Petrov" w:initials="IP" w:date="2026-10-01T09:00:00Z">
    <w:p>
      <w:r>
        <w:t>Ask Margaret Holloway about the guarantor.</w:t>
      </w:r>
    </w:p>
  </w:comment>
  <w:comment w:id="1" w:author="Ivan Petrov" w:initials="IP">
    <w:p>
      <w:r>
        <w:t>Deposit came from Holloway Trust.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 xml:space="preserve">Payable to the landlord</w:t>
      </w:r>
      <w:del w:id="8" w:author="Ivan Petrov" w:date="2026-10-01T09:00:00Z">
        <w:r>
          <w:delText xml:space="preserve"> via Margaret Holloway</w:delText>
        </w:r>
      </w:del>
      <w:r>
        <w:t xml:space="preserve">.</w:t>
      </w:r>
    </w:p>
  </w:footnote>
</w:footnotes>
</file>

<file path=word/_rels/document.xml.rels><Relationships xmlns="http://schemas.openxmlformats.org/package/2006/relationships"><Relationship Id="comments" Type="http://schemas.openxmlformats.org/officeDocument/2006/relationships/comments" Target="comments.xml"/><Relationship Id="notes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Company>Holloway Trust</Company>
  <Manager>Ivan Petrov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Holloway lease</dc:title>
  <dc:subject>Margaret Holloway tenancy</dc:subject>
  <dc:creator>Margaret Holloway</dc:creator>
  <cp:lastModifiedBy>Ivan Petrov</cp:lastModifiedBy>
  <cp:keywords>Holloway</cp:keywords>
  <dc:description>Draft for Margaret Holloway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Margaret Holloway</vt:lpwstr>
  </property>
</Properties>
</file>